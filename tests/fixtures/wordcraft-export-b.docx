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JOB_B_ORIGINAL</w:t>
      </w:r>
    </w:p>
    <w:p>
      <w:r>
        <w:rPr>
          <w:b/>
        </w:rPr>
        <w:t>Strong emphasis</w:t>
      </w:r>
    </w:p>
    <w:p>
      <w:hyperlink r:id="link1">
        <w:r>
          <w:t>Example link</w:t>
        </w:r>
      </w:hyperlink>
    </w:p>
    <w:tbl>
      <w:tblPr>
        <w:tblW w:w="6000" w:type="dxa"/>
      </w:tblPr>
      <w:tblGrid>
        <w:gridCol w:w="6000"/>
      </w:tblGrid>
      <w:tr>
        <w:tc>
          <w:tcPr>
            <w:tcW w:w="6000" w:type="dxa"/>
          </w:tcPr>
          <w:p>
            <w:r>
              <w:t>Table value</w:t>
            </w:r>
          </w:p>
        </w:tc>
      </w:tr>
    </w:tbl>
    <w:p>
      <w:del w:id="1" w:author="Fixture" w:date="2026-10-12T12:00:00Z">
        <w:r>
          <w:delText>Old wording</w:delText>
        </w:r>
      </w:del>
      <w:ins w:id="2" w:author="Fixture" w:date="2026-10-12T12:00:00Z">
        <w:r>
          <w:t>New wording</w:t>
        </w:r>
      </w:ins>
    </w:p>
    <w:p>
      <w:r>
        <w:t>Edit marker: </w:t>
      </w:r>
    </w:p>
    <w:sectPr>
      <w:pgSz w:w="12240" w:h="15840"/>
      <w:pgMar w:top="1440" w:right="1440" w:bottom="1440" w:left="1440"/>
    </w:sectPr>
  </w:body>
</w:document>
</file>

<file path=word/_rels/document.xml.rels><Relationships xmlns="http://schemas.openxmlformats.org/package/2006/relationships"><Relationship Id="link1" Type="http://schemas.openxmlformats.org/officeDocument/2006/relationships/hyperlink" Target="https://example.com" TargetMode="External"/></Relationships>
</file>